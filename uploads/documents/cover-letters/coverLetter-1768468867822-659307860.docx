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F5047" w14:textId="77777777" w:rsidR="006B7BB6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Student Name :  Aqib Javed</w:t>
      </w:r>
    </w:p>
    <w:p w14:paraId="3D878876" w14:textId="77777777" w:rsidR="006B7BB6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Student Id : </w:t>
      </w:r>
      <w:r>
        <w:rPr>
          <w:rFonts w:ascii="Times New Roman" w:eastAsia="Times New Roman" w:hAnsi="Times New Roman" w:cs="Times New Roman"/>
          <w:b/>
        </w:rPr>
        <w:t>BC240201482</w:t>
      </w:r>
    </w:p>
    <w:p w14:paraId="77DE0B4E" w14:textId="77777777" w:rsidR="00C7506A" w:rsidRPr="00C7506A" w:rsidRDefault="00C7506A" w:rsidP="00C7506A">
      <w:pPr>
        <w:rPr>
          <w:ins w:id="0" w:author="Academics 31" w:date="2025-11-24T10:38:00Z"/>
          <w:b/>
          <w:sz w:val="20"/>
          <w:szCs w:val="20"/>
          <w:lang w:val="en-PK"/>
        </w:rPr>
      </w:pPr>
      <w:ins w:id="1" w:author="Academics 31" w:date="2025-11-24T10:38:00Z">
        <w:r w:rsidRPr="00C7506A">
          <w:rPr>
            <w:b/>
            <w:sz w:val="20"/>
            <w:szCs w:val="20"/>
            <w:lang w:val="en-PK"/>
          </w:rPr>
          <w:t>Marks: 14</w:t>
        </w:r>
      </w:ins>
    </w:p>
    <w:p w14:paraId="1C649D8F" w14:textId="77777777" w:rsidR="00C7506A" w:rsidRPr="00C7506A" w:rsidRDefault="00C7506A" w:rsidP="00C7506A">
      <w:pPr>
        <w:rPr>
          <w:ins w:id="2" w:author="Academics 31" w:date="2025-11-24T10:38:00Z"/>
          <w:b/>
          <w:sz w:val="20"/>
          <w:szCs w:val="20"/>
          <w:lang w:val="en-PK"/>
        </w:rPr>
      </w:pPr>
      <w:ins w:id="3" w:author="Academics 31" w:date="2025-11-24T10:38:00Z">
        <w:r w:rsidRPr="00C7506A">
          <w:rPr>
            <w:b/>
            <w:sz w:val="20"/>
            <w:szCs w:val="20"/>
            <w:lang w:val="en-PK"/>
          </w:rPr>
          <w:t>Good Effort</w:t>
        </w:r>
      </w:ins>
    </w:p>
    <w:p w14:paraId="138AFA73" w14:textId="77777777" w:rsidR="006B7BB6" w:rsidRDefault="006B7BB6">
      <w:pPr>
        <w:rPr>
          <w:b/>
          <w:sz w:val="20"/>
          <w:szCs w:val="20"/>
        </w:rPr>
      </w:pPr>
    </w:p>
    <w:p w14:paraId="55B6D09D" w14:textId="77777777" w:rsidR="006B7BB6" w:rsidRDefault="006B7BB6">
      <w:pPr>
        <w:rPr>
          <w:b/>
          <w:sz w:val="20"/>
          <w:szCs w:val="20"/>
        </w:rPr>
      </w:pPr>
    </w:p>
    <w:p w14:paraId="616DF1C6" w14:textId="77777777" w:rsidR="006B7BB6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Solutions :</w:t>
      </w:r>
    </w:p>
    <w:p w14:paraId="51E1117F" w14:textId="77777777" w:rsidR="006B7BB6" w:rsidRDefault="006B7BB6">
      <w:pPr>
        <w:rPr>
          <w:b/>
          <w:sz w:val="20"/>
          <w:szCs w:val="20"/>
        </w:rPr>
      </w:pPr>
    </w:p>
    <w:p w14:paraId="42690370" w14:textId="77777777" w:rsidR="006B7BB6" w:rsidRDefault="006B7BB6">
      <w:pPr>
        <w:rPr>
          <w:b/>
          <w:sz w:val="20"/>
          <w:szCs w:val="20"/>
        </w:rPr>
      </w:pPr>
    </w:p>
    <w:p w14:paraId="51B5B268" w14:textId="77777777" w:rsidR="006B7BB6" w:rsidRDefault="006B7BB6">
      <w:pPr>
        <w:rPr>
          <w:b/>
          <w:sz w:val="20"/>
          <w:szCs w:val="20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3060"/>
        <w:gridCol w:w="5160"/>
      </w:tblGrid>
      <w:tr w:rsidR="006B7BB6" w14:paraId="1A062ADC" w14:textId="77777777"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A2E00" w14:textId="77777777" w:rsidR="006B7B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39742" w14:textId="77777777" w:rsidR="006B7B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Questions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E8FF9" w14:textId="77777777" w:rsidR="006B7B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Answers</w:t>
            </w:r>
          </w:p>
        </w:tc>
      </w:tr>
      <w:tr w:rsidR="006B7BB6" w14:paraId="350B0636" w14:textId="77777777"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706DF" w14:textId="77777777" w:rsidR="006B7B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F87C2" w14:textId="77777777" w:rsidR="006B7BB6" w:rsidRDefault="00000000">
            <w:pPr>
              <w:widowControl w:val="0"/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type of speech is this?</w:t>
            </w:r>
          </w:p>
          <w:p w14:paraId="29C7E2F0" w14:textId="77777777" w:rsidR="006B7BB6" w:rsidRDefault="006B7B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9D345" w14:textId="77777777" w:rsidR="006B7B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is an impromptu speech because the speaker is asked to speak suddenly without any prior preparation or notice.</w:t>
            </w:r>
          </w:p>
        </w:tc>
      </w:tr>
      <w:tr w:rsidR="006B7BB6" w14:paraId="67950AA1" w14:textId="77777777"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A211C" w14:textId="77777777" w:rsidR="006B7B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4DA54" w14:textId="77777777" w:rsidR="006B7BB6" w:rsidRDefault="00000000">
            <w:pPr>
              <w:widowControl w:val="0"/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Briefly explain why.</w:t>
            </w:r>
          </w:p>
          <w:p w14:paraId="10C8BA56" w14:textId="77777777" w:rsidR="006B7BB6" w:rsidRDefault="006B7B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13C58" w14:textId="77777777" w:rsidR="006B7B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 is an impromptu speech because the speaker was invited unexpectedly and had no time to prepare or organize ideas, speaking spontaneously before the audience.</w:t>
            </w:r>
          </w:p>
        </w:tc>
      </w:tr>
      <w:tr w:rsidR="006B7BB6" w14:paraId="0BCBCF2D" w14:textId="77777777"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5BCB2" w14:textId="77777777" w:rsidR="006B7B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4DC51" w14:textId="77777777" w:rsidR="006B7BB6" w:rsidRDefault="00000000">
            <w:pPr>
              <w:widowControl w:val="0"/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Mention three advantages of delivering this type of speech.</w:t>
            </w:r>
          </w:p>
          <w:p w14:paraId="25E4FF98" w14:textId="77777777" w:rsidR="006B7BB6" w:rsidRDefault="006B7B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E40D6" w14:textId="77777777" w:rsidR="006B7BB6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 boosts the speaker’s confidence and ability to think quickly under pressure.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527A2AAE" w14:textId="77777777" w:rsidR="006B7BB6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 enhances communication, spontaneity, and adaptability during unexpected situations.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33C4465B" w14:textId="77777777" w:rsidR="006B7BB6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helps the speaker appear natural, sincere, and engaging, improving connection and credibility with the audience. </w:t>
            </w:r>
          </w:p>
        </w:tc>
      </w:tr>
    </w:tbl>
    <w:p w14:paraId="24D7BB14" w14:textId="77777777" w:rsidR="006B7BB6" w:rsidRDefault="006B7BB6">
      <w:pPr>
        <w:rPr>
          <w:b/>
          <w:sz w:val="20"/>
          <w:szCs w:val="20"/>
        </w:rPr>
      </w:pPr>
    </w:p>
    <w:sectPr w:rsidR="006B7B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97C082-85B1-4ABA-A9A9-9E91D4561B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CDDB2C8-CBCD-4677-A694-D73CE9CECF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B43B8"/>
    <w:multiLevelType w:val="multilevel"/>
    <w:tmpl w:val="0A2EFD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4349443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cademics 31">
    <w15:presenceInfo w15:providerId="AD" w15:userId="S::academics31@vu.edu.pk::47dab535-f118-4a6f-9ebc-9448c2caec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BB6"/>
    <w:rsid w:val="006B7BB6"/>
    <w:rsid w:val="00770781"/>
    <w:rsid w:val="00C7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CB78D"/>
  <w15:docId w15:val="{B971245B-F8EA-42D9-A0B6-B12EB2C0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C7506A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Academics 31</cp:lastModifiedBy>
  <cp:revision>3</cp:revision>
  <dcterms:created xsi:type="dcterms:W3CDTF">2025-11-24T05:38:00Z</dcterms:created>
  <dcterms:modified xsi:type="dcterms:W3CDTF">2025-11-24T05:38:00Z</dcterms:modified>
</cp:coreProperties>
</file>